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Eksempelskabelon (opdigtet)</w:t>
      </w:r>
    </w:p>
    <w:p>
      <w:r>
        <w:t>Indledende tekst uden for alle blokke.</w:t>
      </w:r>
    </w:p>
    <w:p>
      <w:pPr>
        <w:pStyle w:val="Heading1"/>
      </w:pPr>
      <w:r>
        <w:t>1. Grundværdi</w:t>
      </w:r>
    </w:p>
    <w:p>
      <w:pPr>
        <w:pStyle w:val="Heading2"/>
      </w:pPr>
      <w:r>
        <w:t>1.1 Referenceejendomme</w:t>
      </w:r>
    </w:p>
    <w:p>
      <w:r>
        <w:t xml:space="preserve">&lt;&lt;K970a &lt;&lt;Hvis der i beregningen af EV er anvendt en anden model (R895b=TRUE) ELLER </w:t>
      </w:r>
      <w:r>
        <w:rPr>
          <w:strike/>
        </w:rPr>
        <w:t xml:space="preserve">&lt;&lt;K953=TRUE (dvs. fremmed grund (R951=TRUE))K953&gt;&gt; ELLER </w:t>
      </w:r>
      <w:r>
        <w:t>planlagt erhverv vinder på ejendom (R227a=TRUE)</w:t>
      </w:r>
    </w:p>
    <w:p>
      <w:r>
        <w:t>&lt;&lt;Loop over referenceejendomme-gv</w:t>
      </w:r>
    </w:p>
    <w:p>
      <w:r>
        <w:t>&lt;&lt;K1002 &lt;&lt;Hvis GV referenceejendomme har beregningsmodel PCL (R2102=TRUE)</w:t>
      </w:r>
    </w:p>
    <w:p>
      <w:r>
        <w:t xml:space="preserve">Referenceejendomme til brug for </w:t>
      </w:r>
      <w:r>
        <w:rPr>
          <w:strike/>
        </w:rPr>
        <w:t xml:space="preserve">den gamle </w:t>
      </w:r>
      <w:r>
        <w:t>grundværdiberegning</w:t>
      </w:r>
    </w:p>
    <w:p>
      <w:r>
        <w:t>&lt;Layout: EVH 07</w:t>
      </w:r>
    </w:p>
    <w:p>
      <w:r>
        <w:t>&lt;&lt;LOOP Der skal loopes hen over alle referenceejendomme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Adresse</w:t>
            </w:r>
          </w:p>
        </w:tc>
        <w:tc>
          <w:tcPr>
            <w:tcW w:type="dxa" w:w="2160"/>
          </w:tcPr>
          <w:p>
            <w:r>
              <w:t>Salgsdato</w:t>
            </w:r>
          </w:p>
        </w:tc>
        <w:tc>
          <w:tcPr>
            <w:tcW w:type="dxa" w:w="2160"/>
          </w:tcPr>
          <w:p>
            <w:r>
              <w:t>Salgspris</w:t>
            </w:r>
          </w:p>
        </w:tc>
        <w:tc>
          <w:tcPr>
            <w:tcW w:type="dxa" w:w="2160"/>
          </w:tcPr>
          <w:p>
            <w:r>
              <w:t>Vægtet areal</w:t>
            </w:r>
          </w:p>
        </w:tc>
      </w:tr>
      <w:tr>
        <w:tc>
          <w:tcPr>
            <w:tcW w:type="dxa" w:w="2160"/>
          </w:tcPr>
          <w:p>
            <w:r>
              <w:t>&lt;&lt;140dGV adresse referenceejendom&gt;&gt;</w:t>
            </w:r>
          </w:p>
        </w:tc>
        <w:tc>
          <w:tcPr>
            <w:tcW w:type="dxa" w:w="2160"/>
          </w:tcPr>
          <w:p>
            <w:r>
              <w:t>&lt;&lt;140eGV salgsdato referenceejendom &gt;&gt;</w:t>
            </w:r>
          </w:p>
        </w:tc>
        <w:tc>
          <w:tcPr>
            <w:tcW w:type="dxa" w:w="2160"/>
          </w:tcPr>
          <w:p>
            <w:r>
              <w:t>&lt;&lt;140fGV salgspris referenceejendom &gt;&gt; kr.</w:t>
            </w:r>
          </w:p>
        </w:tc>
        <w:tc>
          <w:tcPr>
            <w:tcW w:type="dxa" w:w="2160"/>
          </w:tcPr>
          <w:p>
            <w:r>
              <w:t>&lt;&lt;140hGV vægtet areal referenceejendom &gt;&gt; m2</w:t>
            </w:r>
          </w:p>
        </w:tc>
      </w:tr>
    </w:tbl>
    <w:p>
      <w:r>
        <w:t>LOOP&gt;&gt;</w:t>
      </w:r>
    </w:p>
    <w:p>
      <w:r>
        <w:t xml:space="preserve">Oplysningerne har vi fra Tinglysningsretten. </w:t>
      </w:r>
      <w:del w:id="1" w:author="Test">
        <w:r>
          <w:delText>Denne sætning er slettet med ændringsmarkering.</w:delText>
        </w:r>
      </w:del>
    </w:p>
    <w:p>
      <w:r>
        <w:t>Layout&gt;&gt;</w:t>
      </w:r>
    </w:p>
    <w:p>
      <w:r>
        <w:t>&gt;&gt; K1002&gt;&gt;</w:t>
      </w:r>
    </w:p>
    <w:p>
      <w:r>
        <w:t>Loop over referenceejendomme-gv&gt;&gt;</w:t>
      </w:r>
    </w:p>
    <w:p>
      <w:r>
        <w:t>&gt;&gt;K970a&gt;&gt;</w:t>
      </w:r>
    </w:p>
    <w:p>
      <w:r>
        <w:rPr>
          <w:strike/>
        </w:rPr>
        <w:t>&lt;&lt;K800 &lt;&lt;Hvis hele denne blok er overstreget (R1=TRUE)</w:t>
      </w:r>
    </w:p>
    <w:p>
      <w:r>
        <w:rPr>
          <w:strike/>
        </w:rPr>
        <w:t>Tekst i den udgåede blok.</w:t>
      </w:r>
    </w:p>
    <w:p>
      <w:r>
        <w:rPr>
          <w:strike/>
        </w:rPr>
        <w:t>&gt;&gt;K800&gt;&gt;</w:t>
      </w:r>
    </w:p>
    <w:p>
      <w:pPr>
        <w:pStyle w:val="Heading1"/>
      </w:pPr>
      <w:r>
        <w:t>2. Ejendomsværdi</w:t>
      </w:r>
    </w:p>
    <w:p>
      <w:r>
        <w:t>Løs tekst under overskrift 2.</w:t>
      </w:r>
    </w:p>
    <w:p>
      <w:r>
        <w:t>&lt;&lt;K200 &lt;&lt;Hvis ejendommen er et sommerhus (R953=TRUE) OG der er en overskrift inde i blokken</w:t>
      </w:r>
    </w:p>
    <w:p>
      <w:pPr>
        <w:pStyle w:val="Heading2"/>
      </w:pPr>
      <w:r>
        <w:t>2.1 Overskrift inde i en blok</w:t>
      </w:r>
    </w:p>
    <w:p>
      <w:r>
        <w:t>Værdien er &lt;&lt;200a ejendomsværdi&gt;&gt; kr.</w:t>
      </w:r>
    </w:p>
    <w:p>
      <w:r>
        <w:t>&gt;&gt;K200&gt;&gt;</w:t>
      </w:r>
    </w:p>
    <w:sdt>
      <w:sdtContent>
        <w:p>
          <w:r>
            <w:t>&lt;&lt;K300 Afsnit i en indholdskontrol K300&gt;&gt;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